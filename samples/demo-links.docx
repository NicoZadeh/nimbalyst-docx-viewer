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Link &amp; Review Safety Smoke Test</w:t>
      </w:r>
    </w:p>
    <w:p>
      <w:r>
        <w:t xml:space="preserve">Safe external link: </w:t>
      </w:r>
      <w:hyperlink r:id="rId101">
        <w:r>
          <w:rPr>
            <w:rStyle w:val="Hyperlink"/>
          </w:rPr>
          <w:t>Nimbalyst website (https)</w:t>
        </w:r>
      </w:hyperlink>
      <w:r>
        <w:t xml:space="preserve">.</w:t>
      </w:r>
    </w:p>
    <w:p>
      <w:r>
        <w:t xml:space="preserve">Dangerous link (must be neutralized): </w:t>
      </w:r>
      <w:hyperlink r:id="rId102">
        <w:r>
          <w:rPr>
            <w:rStyle w:val="Hyperlink"/>
          </w:rPr>
          <w:t>do not run this (javascript:)</w:t>
        </w:r>
      </w:hyperlink>
      <w:r>
        <w:t xml:space="preserve">.</w:t>
      </w:r>
    </w:p>
    <w:p>
      <w:commentRangeStart w:id="0"/>
      <w:r>
        <w:t xml:space="preserve">This sentence has a reviewer comment attached.</w:t>
      </w:r>
      <w:commentRangeEnd w:id="0"/>
      <w:r>
        <w:rPr>
          <w:rStyle w:val="CommentReference"/>
        </w:rPr>
        <w:commentReference w:id="0"/>
      </w:r>
    </w:p>
    <w:p>
      <w:r>
        <w:t xml:space="preserve">Tracked changes: </w:t>
      </w:r>
      <w:ins w:id="1" w:author="Reviewer" w:date="2024-01-01T00:00:00Z">
        <w:r>
          <w:t xml:space="preserve">this text was inserted</w:t>
        </w:r>
      </w:ins>
      <w:del w:id="2" w:author="Reviewer" w:date="2024-01-01T00:00:00Z">
        <w:r>
          <w:delText xml:space="preserve"> and this was deleted</w:delText>
        </w:r>
      </w:del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Reviewer" w:date="2024-01-01T00:00:00Z" w:initials="R">
    <w:p>
      <w:r>
        <w:t>Reviewer comment: should NOT be rendered in v1.</w:t>
      </w:r>
    </w:p>
  </w:comment>
</w:comments>
</file>

<file path=word/_rels/document.xml.rels><?xml version="1.0" encoding="UTF-8" standalone="yes"?><Relationships xmlns="http://schemas.openxmlformats.org/package/2006/relationships"><Relationship Id="rId101" Type="http://schemas.openxmlformats.org/officeDocument/2006/relationships/hyperlink" Target="https://nimbalyst.com/" TargetMode="External"/><Relationship Id="rId102" Type="http://schemas.openxmlformats.org/officeDocument/2006/relationships/hyperlink" Target="javascript:alert('xss')" TargetMode="External"/><Relationship Id="rId103" Type="http://schemas.openxmlformats.org/officeDocument/2006/relationships/comments" Target="comments.xml"/></Relationships>
</file>